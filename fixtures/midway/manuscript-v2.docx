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="http://schemas.openxmlformats.org/officeDocument/2006/math">
  <w:body>
    <w:p>
      <w:pPr>
        <w:pStyle w:val="Title"/>
      </w:pPr>
      <w:r>
        <w:t xml:space="preserve">Wingbeat synchrony in captive lantern moth colonies</w:t>
      </w:r>
    </w:p>
    <w:p>
      <w:pPr>
        <w:pStyle w:val="Abstract"/>
      </w:pPr>
      <w:r>
        <w:t xml:space="preserve">We measure how closely lantern moths beat their wings in phase. Across forty colonies, synchrony rises with colony size, and it peaks at dusk.</w:t>
      </w:r>
    </w:p>
    <w:p>
      <w:pPr>
        <w:pStyle w:val="Heading1"/>
      </w:pPr>
      <w:r>
        <w:t xml:space="preserve">Introduction</w:t>
      </w:r>
    </w:p>
    <w:p>
      <w:pPr>
        <w:pStyle w:val="Normal"/>
      </w:pPr>
      <w:r>
        <w:t xml:space="preserve">Lantern moths gather in </w:t>
      </w:r>
      <w:del w:id="1" w:author="Ines Varga" w:date="2023-04-02T10:00:00Z">
        <w:r>
          <w:delText xml:space="preserve">nightly </w:delText>
        </w:r>
      </w:del>
      <w:ins w:id="2" w:author="Ines Varga" w:date="2023-04-02T10:00:00Z">
        <w:r>
          <w:t xml:space="preserve">dusk </w:t>
        </w:r>
      </w:ins>
      <w:r>
        <w:t xml:space="preserve">swarms whose wingbeats lock together </w:t>
      </w:r>
      <w:r>
        <w:fldChar w:fldCharType="begin"/>
      </w:r>
      <w:r>
        <w:instrText xml:space="preserve"> ADDIN MENDELEY_CITATION_V3 {"citationID":"MENDELEY_CITATION_Okafor2017","citationItems":[{"id":"Okafor2017","itemData":{"type":"article-journal","id":"Okafor2017","title":"Invented reference Okafor2017"}}]} </w:instrText>
      </w:r>
      <w:r>
        <w:fldChar w:fldCharType="separate"/>
      </w:r>
      <w:r>
        <w:t xml:space="preserve">(Okafor 2017)</w:t>
      </w:r>
      <w:r>
        <w:fldChar w:fldCharType="end"/>
      </w:r>
      <w:r>
        <w:t xml:space="preserve">. </w:t>
      </w:r>
      <w:commentRangeStart w:id="0"/>
      <w:r>
        <w:t xml:space="preserve">Why they synchronize is unknown.</w:t>
      </w:r>
      <w:commentRangeEnd w:id="0"/>
      <w:r>
        <w:commentReference w:id="0"/>
      </w:r>
      <w:r>
        <w:t xml:space="preserve"> Phase locking has been measured in other insects </w:t>
      </w:r>
      <w:r>
        <w:fldChar w:fldCharType="begin"/>
      </w:r>
      <w:r>
        <w:instrText xml:space="preserve"> ADDIN MENDELEY_CITATION_V3 {"citationID":"MENDELEY_CITATION_Lindqvist2019","citationItems":[{"id":"Lindqvist2019","itemData":{"type":"article-journal","id":"Lindqvist2019","title":"Invented reference Lindqvist2019"}}]} </w:instrText>
      </w:r>
      <w:r>
        <w:fldChar w:fldCharType="separate"/>
      </w:r>
      <w:r>
        <w:t xml:space="preserve">(Lindqvist and Moreau 2019)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Results</w:t>
      </w:r>
    </w:p>
    <w:p>
      <w:pPr>
        <w:pStyle w:val="Normal"/>
      </w:pPr>
      <w:r>
        <w:t xml:space="preserve">Larger colonies beat more nearly in phase than small ones (Figure 1). </w:t>
      </w:r>
      <w:commentRangeStart w:id="1"/>
      <w:r>
        <w:t xml:space="preserve">The order parameter is lowest at dusk across every colony.</w:t>
      </w:r>
      <w:commentRangeEnd w:id="1"/>
      <w:r>
        <w:commentReference w:id="1"/>
      </w:r>
    </w:p>
    <w:p>
      <w:pPr>
        <w:pStyle w:val="Normal"/>
      </w:pPr>
      <w:r>
        <w:t xml:space="preserve">The dusk sweep of 2021 repeated the size series under red light; its recordings are kept in data/dusk-sweep-2021.csv and gave R = 0.71.</w:t>
      </w:r>
    </w:p>
    <w:p>
      <m:oMathPara>
        <m:oMath>
          <m:r>
            <m:t>R=|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r>
            <m:t>∑exp(iφ)|</m:t>
          </m:r>
        </m:oMath>
      </m:oMathPara>
    </w:p>
    <w:p>
      <w:pPr>
        <w:pStyle w:val="Caption"/>
      </w:pPr>
      <w:r>
        <w:t xml:space="preserve">Figure 1. Order parameter R against colony size, forty colonies.</w:t>
      </w:r>
    </w:p>
    <w:p>
      <w:pPr>
        <w:pStyle w:val="Heading1"/>
      </w:pPr>
      <w:r>
        <w:t xml:space="preserve">Discussion</w:t>
      </w:r>
    </w:p>
    <w:p>
      <w:pPr>
        <w:pStyle w:val="Normal"/>
      </w:pPr>
      <w:r>
        <w:t xml:space="preserve">Our central finding is that synchrony rises with colony size. </w:t>
      </w:r>
      <w:ins w:id="3" w:author="Ines Varga" w:date="2023-04-02T10:00:00Z">
        <w:r>
          <w:t xml:space="preserve">Dusk light may be the cue. </w:t>
        </w:r>
      </w:ins>
    </w:p>
    <w:p>
      <w:pPr>
        <w:pStyle w:val="Heading1"/>
      </w:pPr>
      <w:r>
        <w:t xml:space="preserve">Methods</w:t>
      </w:r>
    </w:p>
    <w:p>
      <w:pPr>
        <w:pStyle w:val="Normal"/>
      </w:pPr>
      <w:r>
        <w:t xml:space="preserve">Wingbeats were filmed at 2000 frames per second; the phase of each moth was taken from the analytic signal, as described in methods.tex.</w:t>
      </w:r>
    </w:p>
    <w:p>
      <w:pPr>
        <w:pStyle w:val="Heading1"/>
      </w:pPr>
      <w:r>
        <w:t xml:space="preserve">Acknowledgements</w:t>
      </w:r>
    </w:p>
    <w:p>
      <w:pPr>
        <w:pStyle w:val="Normal"/>
      </w:pPr>
      <w:commentRangeStart w:id="2"/>
      <w:r>
        <w:t xml:space="preserve">We thank the moth keepers of the invented Varga lab.</w:t>
      </w:r>
      <w:commentRangeEnd w:id="2"/>
      <w:r>
        <w:commentReference w:id="2"/>
      </w:r>
    </w:p>
    <w:p>
      <w:pPr>
        <w:pStyle w:val="Heading1"/>
      </w:pPr>
      <w:r>
        <w:t xml:space="preserve">References</w:t>
      </w:r>
    </w:p>
    <w:p>
      <w:pPr>
        <w:pStyle w:val="Bibliography"/>
      </w:pPr>
      <w:r>
        <w:t xml:space="preserve">Lindqvist, A. and Moreau, P. (2019). Invented phase locking in crickets. Journal of Made-up Rhythms 4, 1-9.</w:t>
      </w:r>
    </w:p>
    <w:p>
      <w:pPr>
        <w:pStyle w:val="Bibliography"/>
      </w:pPr>
      <w:r>
        <w:t xml:space="preserve">Okafor, N. (2017). Invented lantern moth swarms. Imaginary Entomology 12, 33-40.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m="http://schemas.openxmlformats.org/officeDocument/2006/math">
  <w:comment w:id="0" w:author="Ines Varga" w:date="2023-04-02T10:00:00Z" w:initials="IV">
    <w:p w14:paraId="0000000A">
      <w:r>
        <w:t xml:space="preserve">Cite the 2015 review here?</w:t>
      </w:r>
    </w:p>
  </w:comment>
  <w:comment w:id="3" w:author="Ines Varga" w:date="2023-04-02T10:00:00Z" w:initials="IV">
    <w:p w14:paraId="0000000B">
      <w:r>
        <w:t xml:space="preserve">Reply: no such review exists; leave it.</w:t>
      </w:r>
    </w:p>
  </w:comment>
  <w:comment w:id="1" w:author="Ines Varga" w:date="2023-04-02T10:00:00Z" w:initials="IV">
    <w:p w14:paraId="0000000C">
      <w:r>
        <w:t xml:space="preserve">This contradicts the abstract. Which is right?</w:t>
      </w:r>
    </w:p>
  </w:comment>
  <w:comment w:id="2" w:author="Ines Varga" w:date="2023-04-02T10:00:00Z" w:initials="IV">
    <w:p w14:paraId="0000000D">
      <w:r>
        <w:t xml:space="preserve">Add the funder.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m="http://schemas.openxmlformats.org/officeDocument/2006/math">
  <w15:commentEx w15:paraId="0000000A" w15:done="1"/>
  <w15:commentEx w15:paraId="0000000B" w15:paraIdParent="0000000A" w15:done="1"/>
  <w15:commentEx w15:paraId="0000000C" w15:done="0"/>
  <w15:commentEx w15:paraId="0000000D" w15:done="0"/>
</w15:commentsEx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microsoft.com/office/2011/relationships/commentsExtended" Target="commentsExtended.xml"/>
</Relationships>
</file>